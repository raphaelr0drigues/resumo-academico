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77777777" w:rsidR="009718DE" w:rsidRPr="00D43589" w:rsidRDefault="00622EE0" w:rsidP="001E29AC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r>
        <w:rPr>
          <w:rFonts w:ascii="Times New Roman" w:hAnsi="Times New Roman"/>
          <w:b/>
          <w:color w:val="000000" w:themeColor="text1"/>
          <w:sz w:val="28"/>
          <w:rPrChange w:id="1" w:author="Isabella" w:date="2026-10-06T20:20:00Z">
            <w:rPr>
              <w:rFonts w:ascii="Times New Roman" w:hAnsi="Times New Roman"/>
              <w:b/>
              <w:color w:val="1F4E79"/>
              <w:sz w:val="28"/>
            </w:rPr>
          </w:rPrChange>
        </w:rPr>
        <w:t>Sustentabilidade na Nuvem Corporativa: Energia, Código e Impactos Ambientais</w:t>
      </w:r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2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commentRangeStart w:id="3"/>
    </w:p>
    <w:p w14:paraId="66041129" w14:textId="0F9218D9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5" w:author="Isabella" w:date="2026-10-06T19:05:00Z">
        <w:r>
          <w:rPr>
            <w:rFonts w:ascii="Times New Roman" w:hAnsi="Times New Roman" w:cs="Times New Roman"/>
            <w:color w:val="000000" w:themeColor="text1"/>
            <w:sz w:val="24"/>
            <w:szCs w:val="24"/>
            <w:rPrChange w:id="6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7" w:author="Isabella" w:date="2026-10-06T19:11:00Z">
        <w:r>
          <w:rPr>
            <w:rFonts w:ascii="Times New Roman" w:hAnsi="Times New Roman" w:cs="Times New Roman"/>
            <w:color w:val="000000" w:themeColor="text1"/>
            <w:sz w:val="24"/>
            <w:szCs w:val="24"/>
            <w:rPrChange w:id="8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9" w:author="Isabella" w:date="2026-10-06T19:05:00Z">
        <w:r>
          <w:rPr>
            <w:rFonts w:ascii="Times New Roman" w:hAnsi="Times New Roman" w:cs="Times New Roman"/>
            <w:color w:val="000000" w:themeColor="text1"/>
            <w:sz w:val="24"/>
            <w:szCs w:val="24"/>
            <w:rPrChange w:id="10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1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10061E85" w:rsidR="00FC70D8" w:rsidRPr="00D43589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3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rPrChange w:id="39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ins w:id="40" w:author="GABRIEL" w:date="2026-10-08T20:08:00Z">
        <w:r w:rsidR="00517E20">
          <w:rPr>
            <w:rFonts w:ascii="Times New Roman" w:hAnsi="Times New Roman" w:cs="Times New Roman"/>
            <w:color w:val="000000" w:themeColor="text1"/>
            <w:sz w:val="24"/>
            <w:szCs w:val="24"/>
          </w:rPr>
          <w:t>GABRIEL DE AQUINO NINAS</w:t>
        </w:r>
      </w:ins>
      <w:del w:id="41" w:author="GABRIEL" w:date="2026-10-08T20:08:00Z">
        <w:r w:rsidDel="00517E20">
          <w:rPr>
            <w:rFonts w:ascii="Times New Roman" w:hAnsi="Times New Roman" w:cs="Times New Roman"/>
            <w:color w:val="000000" w:themeColor="text1"/>
            <w:sz w:val="24"/>
            <w:szCs w:val="24"/>
            <w:rPrChange w:id="42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 xml:space="preserve">NOME COMPLETO DO ALUNO </w:delText>
        </w:r>
      </w:del>
      <w:r>
        <w:rPr>
          <w:rFonts w:ascii="Times New Roman" w:hAnsi="Times New Roman" w:cs="Times New Roman"/>
          <w:color w:val="000000" w:themeColor="text1"/>
          <w:sz w:val="24"/>
          <w:szCs w:val="24"/>
          <w:rPrChange w:id="43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1]</w:t>
      </w:r>
      <w:r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4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2"/>
      </w:r>
    </w:p>
    <w:p w14:paraId="0EBA97DB" w14:textId="153FAA0B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56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rPrChange w:id="57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ins w:id="58" w:author="GABRIEL" w:date="2026-10-08T20:08:00Z">
        <w:r w:rsidR="00517E20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RAPHAEL HENRIQUE </w:t>
        </w:r>
      </w:ins>
      <w:ins w:id="59" w:author="GABRIEL" w:date="2026-10-08T20:09:00Z">
        <w:r w:rsidR="00517E20">
          <w:rPr>
            <w:rFonts w:ascii="Times New Roman" w:hAnsi="Times New Roman" w:cs="Times New Roman"/>
            <w:color w:val="000000" w:themeColor="text1"/>
            <w:sz w:val="24"/>
            <w:szCs w:val="24"/>
          </w:rPr>
          <w:t>RODRIGUES DA SILVA</w:t>
        </w:r>
      </w:ins>
      <w:del w:id="60" w:author="GABRIEL" w:date="2026-10-08T20:08:00Z">
        <w:r w:rsidDel="00517E20">
          <w:rPr>
            <w:rFonts w:ascii="Times New Roman" w:hAnsi="Times New Roman" w:cs="Times New Roman"/>
            <w:color w:val="000000" w:themeColor="text1"/>
            <w:sz w:val="24"/>
            <w:szCs w:val="24"/>
            <w:rPrChange w:id="61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NOME COMPLETO DO ALUNO 2 OU EXCLUIR ESTA LINHA</w:delText>
        </w:r>
      </w:del>
      <w:r>
        <w:rPr>
          <w:rFonts w:ascii="Times New Roman" w:hAnsi="Times New Roman" w:cs="Times New Roman"/>
          <w:color w:val="000000" w:themeColor="text1"/>
          <w:sz w:val="24"/>
          <w:szCs w:val="24"/>
          <w:rPrChange w:id="62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r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63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3"/>
      </w:r>
    </w:p>
    <w:p w14:paraId="2760661B" w14:textId="73392F82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76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rPrChange w:id="77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ins w:id="78" w:author="GABRIEL" w:date="2026-10-08T20:09:00Z">
        <w:r w:rsidR="00517E20">
          <w:rPr>
            <w:rFonts w:ascii="Times New Roman" w:hAnsi="Times New Roman" w:cs="Times New Roman"/>
            <w:color w:val="000000" w:themeColor="text1"/>
            <w:sz w:val="24"/>
            <w:szCs w:val="24"/>
          </w:rPr>
          <w:t>FELIPE RYAN RIBEIRO OLIVEIRA</w:t>
        </w:r>
      </w:ins>
      <w:del w:id="79" w:author="GABRIEL" w:date="2026-10-08T20:09:00Z">
        <w:r w:rsidDel="00517E20">
          <w:rPr>
            <w:rFonts w:ascii="Times New Roman" w:hAnsi="Times New Roman" w:cs="Times New Roman"/>
            <w:color w:val="000000" w:themeColor="text1"/>
            <w:sz w:val="24"/>
            <w:szCs w:val="24"/>
            <w:rPrChange w:id="80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NOME COMPLETO DO ALUNO 3 OU EXCLUIR ESTA LINHA</w:delText>
        </w:r>
      </w:del>
      <w:r>
        <w:rPr>
          <w:rFonts w:ascii="Times New Roman" w:hAnsi="Times New Roman" w:cs="Times New Roman"/>
          <w:color w:val="000000" w:themeColor="text1"/>
          <w:sz w:val="24"/>
          <w:szCs w:val="24"/>
          <w:rPrChange w:id="81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r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82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4"/>
      </w:r>
      <w:commentRangeEnd w:id="3"/>
      <w:r>
        <w:rPr>
          <w:rStyle w:val="Refdecomentrio"/>
          <w:rFonts w:ascii="Times New Roman" w:hAnsi="Times New Roman"/>
          <w:color w:val="000000" w:themeColor="text1"/>
          <w:sz w:val="24"/>
          <w:rPrChange w:id="94" w:author="Isabella" w:date="2026-10-06T20:20:00Z">
            <w:rPr>
              <w:rStyle w:val="Refdecomentrio"/>
              <w:rFonts w:ascii="Times New Roman" w:hAnsi="Times New Roman"/>
              <w:sz w:val="24"/>
            </w:rPr>
          </w:rPrChange>
        </w:rPr>
        <w:commentReference w:id="3"/>
      </w:r>
    </w:p>
    <w:p w14:paraId="3839E077" w14:textId="77777777" w:rsidR="00595417" w:rsidRPr="00D43589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9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D4358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6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7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8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99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00" w:author="Isabella" w:date="2026-10-06T20:20:00Z">
            <w:rPr>
              <w:del w:id="101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02"/>
      <w:r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102"/>
      <w:r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104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102"/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105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06" w:author="Isabella" w:date="2026-10-06T20:20:00Z">
            <w:rPr>
              <w:del w:id="107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7F0A2EC" w14:textId="23209D19" w:rsidR="00623E37" w:rsidRPr="00D43589" w:rsidRDefault="00AE49E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rPrChange w:id="10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109" w:author="Isabella" w:date="2026-10-06T19:05:00Z">
          <w:pPr>
            <w:spacing w:after="0" w:line="360" w:lineRule="auto"/>
          </w:pPr>
        </w:pPrChange>
      </w:pPr>
      <w:del w:id="110" w:author="Isabella" w:date="2026-10-06T19:05:00Z">
        <w:r>
          <w:rPr>
            <w:rFonts w:ascii="Times New Roman" w:hAnsi="Times New Roman"/>
            <w:b/>
            <w:color w:val="000000" w:themeColor="text1"/>
            <w:sz w:val="24"/>
            <w:rPrChange w:id="111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>
          <w:rPr>
            <w:rFonts w:ascii="Times New Roman" w:hAnsi="Times New Roman"/>
            <w:i/>
            <w:color w:val="000000" w:themeColor="text1"/>
            <w:sz w:val="24"/>
            <w:rPrChange w:id="112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>
        <w:rPr>
          <w:rFonts w:ascii="Times New Roman" w:hAnsi="Times New Roman"/>
          <w:i/>
          <w:color w:val="000000" w:themeColor="text1"/>
          <w:sz w:val="24"/>
          <w:rPrChange w:id="113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>
        <w:rPr>
          <w:rFonts w:ascii="Times New Roman" w:hAnsi="Times New Roman"/>
          <w:i/>
          <w:color w:val="000000" w:themeColor="text1"/>
          <w:sz w:val="24"/>
          <w:rPrChange w:id="114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crescimento da computação em nuvem transformou a infraestrutura das empresas e trouxe, junto com ela, um consumo de energia muito maior e impactos ambientais de alcance global. Durante anos, o esforço da indústria concentrou-se em otimizar o hardware, reduzindo o índice 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Power Usage Effectiveness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(PUE). Essa estratégia, porém, tem limite: quando o volume de dados cresce de forma exponencial, melhorar as máquinas isoladamente não basta, e a pegada de carbono e o gasto de recursos naturais continuam a aumentar. Diante disso, o problema que orienta este trabalho é: que estratégias a literatura recente propõe para tornar a nuvem corporativa mais eficiente em energia e menos danosa ao ambiente, para além da melhoria dos equipamentos? A justificativa está na posição central dos data centers na economia digital, cujo impacto cresce na mesma medida em que o setor se expande. O objetivo é identificar os principais problemas ambientais dos data centers corporativos e as ações adotadas para enfrentá-los. Trata-se de uma revisão de literatura qualitativa e exploratória, que reuniu publicações científicas e relatórios do setor de tecnologia divulgados entre 2024 e 2026, recorte escolhido para incluir as inovações mais recentes. Os critérios de seleção priorizaram estudos sobre aproveitamento de energia, uso de Inteligência Artificial (IA) nas instalações e formas de medir o impacto ambiental, e três textos compuseram o corpus final. A análise baseou-se em fichamentos individuais e em uma matriz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comparativa das informações e dos dados coletados. Os textos convergem em um ponto: a melhoria restrita ao hardware está chegando ao limite de sua evolução (KUMAR et al., 2024; SILVA, 2026). A partir daí, cada autor aponta um caminho. Silva (2026) defende o investimento em fontes de energia limpa, solar e eólica, instaladas fora das dependências físicas, movimento hoje liderado pelas grandes empresas de tecnologia, os 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hyperscalers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Kumar et al. (2024) mostram, por simulação, que o uso de IA para prever e equilibrar a temperatura pode reduzir em até 40% a energia gasta com resfriamento, o que indica espaço para ganhos de curto prazo com automação interna. Como esse número vem de simulação, e não de operação real, ele deve ser lido como indicativo de potencial, não como resultado garantido. Marques e Lima (2025) deslocam a discussão para o software: o 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Green Coding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prática de escrever códigos mais leves, reduz o esforço contínuo dos processadores e economiza energia na origem do consumo. Os mesmos autores chamam a atenção para impactos menos visíveis. Os sistemas de resfriamento líquido, cada vez mais usados para sustentar a carga da IA, consomem grandes volumes de água das cidades, e por isso sugerem o uso de água de reúso, não potável. Acrescentam que o código eficiente prolonga a vida útil dos servidores, o que ajuda a conter a geração acelerada de lixo eletrônico. Comparados, os três textos se complementam mais do que se contradizem: Silva (2026) trata da origem da energia, Kumar et al. (2024) da gestão da temperatura e Marques e Lima (2025) do software e dos recursos naturais. A leitura conjunta mostra que a busca por soluções ecológicas deixou de olhar apenas para o hardware e passou a exigir a combinação de energia limpa, gestão térmica por IA e código bem escrito. Há, contudo, uma lacuna: os estudos concentram-se na realidade das grandes empresas de tecnologia, e faltam modelos simples e financeiramente acessíveis para data centers de médio porte ou regionais. Respondendo ao problema proposto, conclui-se que uma nuvem sustentável não se constrói apenas poupando eletricidade. Ela depende de ações conjuntas que integrem fontes renováveis, IA na gestão dos servidores, reaproveitamento de água e adoção do 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Green Coding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pelos programadores, ou seja, de infraestrutura, software e gestão de recursos pensados ao mesmo tempo. Como limitações desta revisão, destacam-se o número reduzido de textos analisados, o recorte restrito a 2024–2026 e o fato de um dos principais resultados vir de simulação. Recomenda-se que novas pesquisas testem essas soluções em data centers de pequeno e médio porte e em condições reais de operação, e que o setor avance na construção de normas e padrões que orientem o uso responsável de energia e água.</w:t>
      </w:r>
    </w:p>
    <w:p w14:paraId="35A6F002" w14:textId="77777777" w:rsidR="004708DB" w:rsidRPr="00D43589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1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77777777" w:rsidR="004708DB" w:rsidRPr="00D43589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16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>
        <w:rPr>
          <w:rFonts w:ascii="Times New Roman" w:hAnsi="Times New Roman"/>
          <w:b/>
          <w:color w:val="000000" w:themeColor="text1"/>
          <w:sz w:val="24"/>
          <w:rPrChange w:id="117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r>
        <w:rPr>
          <w:rFonts w:ascii="Times New Roman" w:hAnsi="Times New Roman"/>
          <w:color w:val="000000" w:themeColor="text1"/>
          <w:sz w:val="24"/>
          <w:rPrChange w:id="118" w:author="Isabella" w:date="2026-10-06T20:20:00Z">
            <w:rPr>
              <w:rFonts w:ascii="Times New Roman" w:hAnsi="Times New Roman"/>
              <w:color w:val="1F4E79"/>
              <w:sz w:val="24"/>
            </w:rPr>
          </w:rPrChange>
        </w:rPr>
        <w:t>Computação em Nuvem. Eficiência Energética. TI Verde.</w:t>
      </w:r>
    </w:p>
    <w:p w14:paraId="4E6E9146" w14:textId="77777777" w:rsidR="004708DB" w:rsidRPr="00D43589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2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D43589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21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22"/>
      <w:r>
        <w:rPr>
          <w:rFonts w:ascii="Times New Roman" w:hAnsi="Times New Roman" w:cs="Times New Roman"/>
          <w:b/>
          <w:color w:val="000000" w:themeColor="text1"/>
          <w:sz w:val="24"/>
          <w:szCs w:val="24"/>
          <w:rPrChange w:id="12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REFERÊNCIAS</w:t>
      </w:r>
      <w:commentRangeEnd w:id="122"/>
      <w:r>
        <w:rPr>
          <w:b/>
          <w:color w:val="000000" w:themeColor="text1"/>
          <w:sz w:val="24"/>
          <w:szCs w:val="24"/>
          <w:rPrChange w:id="124" w:author="Isabella" w:date="2026-10-06T20:20:00Z">
            <w:rPr>
              <w:b/>
              <w:sz w:val="24"/>
              <w:szCs w:val="24"/>
            </w:rPr>
          </w:rPrChange>
        </w:rPr>
        <w:commentReference w:id="122"/>
      </w:r>
    </w:p>
    <w:p w14:paraId="4BE41803" w14:textId="77777777" w:rsidR="00A93D78" w:rsidRPr="00D43589" w:rsidRDefault="00A93D78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2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KUMAR, R. et al. Sustainability in Cloud Computing: Energy Efficiency and Green Data Centers.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Computer Fraud and Security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v. 28, n. 4, p. 40-52, 2024.</w:t>
      </w:r>
    </w:p>
    <w:p w14:paraId="087A0169" w14:textId="77777777" w:rsidR="00C708FD" w:rsidRPr="00D43589" w:rsidRDefault="00C708FD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26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MARQUES, C.; LIMA, F. Os impactos do mundo digital no ambiente: computação verde além da energia.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Revista Pesquisa Fapesp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São Paulo, ed. 340, p. 25-32, 2025.</w:t>
      </w:r>
    </w:p>
    <w:p w14:paraId="087A0170" w14:textId="77777777" w:rsidR="00C708FD" w:rsidRPr="00D43589" w:rsidRDefault="00C708FD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27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SILVA, A. Como a sustentabilidade está redesenhando os data centers.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Revista 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São Paulo, v. 14, n. 2, p. 10-15, 2026.</w:t>
      </w:r>
    </w:p>
    <w:sectPr w:rsidR="00C708FD" w:rsidRPr="00D4358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102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22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7E430" w14:textId="77777777" w:rsidR="00761E21" w:rsidRDefault="00761E21" w:rsidP="00FC70D8">
      <w:pPr>
        <w:spacing w:after="0" w:line="240" w:lineRule="auto"/>
      </w:pPr>
      <w:r>
        <w:separator/>
      </w:r>
    </w:p>
  </w:endnote>
  <w:endnote w:type="continuationSeparator" w:id="0">
    <w:p w14:paraId="421CE143" w14:textId="77777777" w:rsidR="00761E21" w:rsidRDefault="00761E21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C074F" w14:textId="77777777" w:rsidR="00761E21" w:rsidRDefault="00761E21" w:rsidP="00FC70D8">
      <w:pPr>
        <w:spacing w:after="0" w:line="240" w:lineRule="auto"/>
      </w:pPr>
      <w:r>
        <w:separator/>
      </w:r>
    </w:p>
  </w:footnote>
  <w:footnote w:type="continuationSeparator" w:id="0">
    <w:p w14:paraId="19B8228A" w14:textId="77777777" w:rsidR="00761E21" w:rsidRDefault="00761E21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2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3" w:author="Isabella" w:date="2026-10-06T19:10:00Z">
            <w:rPr>
              <w:color w:val="FF0000"/>
            </w:rPr>
          </w:rPrChange>
        </w:rPr>
        <w:t xml:space="preserve"> </w:t>
      </w:r>
      <w:ins w:id="14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15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16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17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18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0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1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2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/>
            </w:rPrChange>
          </w:rPr>
          <w:delText>-</w:delText>
        </w:r>
      </w:del>
      <w:ins w:id="2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25" w:author="Isabella" w:date="2026-10-06T19:10:00Z">
            <w:rPr/>
          </w:rPrChange>
        </w:rPr>
        <w:t xml:space="preserve"> </w:t>
      </w:r>
      <w:del w:id="26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27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28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29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0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1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2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3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5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36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37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3B7ECCDA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45" w:author="GABRIEL" w:date="2026-10-08T20:13:00Z">
        <w:r w:rsidRPr="006D5DF8" w:rsidDel="00517E20">
          <w:rPr>
            <w:rFonts w:ascii="Times New Roman" w:hAnsi="Times New Roman" w:cs="Times New Roman"/>
            <w:sz w:val="16"/>
            <w:szCs w:val="16"/>
            <w:rPrChange w:id="4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ins w:id="47" w:author="GABRIEL" w:date="2026-10-08T20:13:00Z">
        <w:r w:rsidR="00517E20">
          <w:rPr>
            <w:rFonts w:ascii="Times New Roman" w:hAnsi="Times New Roman" w:cs="Times New Roman"/>
            <w:sz w:val="16"/>
            <w:szCs w:val="16"/>
          </w:rPr>
          <w:t>gaquino@cs.brazcubas.edu.br</w:t>
        </w:r>
      </w:ins>
      <w:r w:rsidR="00595417" w:rsidRPr="006D5DF8">
        <w:rPr>
          <w:rFonts w:ascii="Times New Roman" w:hAnsi="Times New Roman" w:cs="Times New Roman"/>
          <w:sz w:val="16"/>
          <w:szCs w:val="16"/>
          <w:rPrChange w:id="48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 xml:space="preserve">- </w:t>
      </w:r>
      <w:del w:id="49" w:author="GABRIEL" w:date="2026-10-08T20:13:00Z">
        <w:r w:rsidR="00595417" w:rsidRPr="006D5DF8" w:rsidDel="00517E20">
          <w:rPr>
            <w:rFonts w:ascii="Times New Roman" w:hAnsi="Times New Roman" w:cs="Times New Roman"/>
            <w:sz w:val="16"/>
            <w:szCs w:val="16"/>
            <w:rPrChange w:id="5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</w:del>
      <w:ins w:id="51" w:author="GABRIEL" w:date="2026-10-08T20:13:00Z">
        <w:r w:rsidR="00517E20">
          <w:rPr>
            <w:rFonts w:ascii="Times New Roman" w:hAnsi="Times New Roman" w:cs="Times New Roman"/>
            <w:sz w:val="16"/>
            <w:szCs w:val="16"/>
          </w:rPr>
          <w:t>46937251</w:t>
        </w:r>
        <w:r w:rsidR="00517E20" w:rsidRPr="006D5DF8">
          <w:rPr>
            <w:rFonts w:ascii="Times New Roman" w:hAnsi="Times New Roman" w:cs="Times New Roman"/>
            <w:sz w:val="16"/>
            <w:szCs w:val="16"/>
            <w:rPrChange w:id="5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t xml:space="preserve"> </w:t>
        </w:r>
      </w:ins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53" w:author="GABRIEL" w:date="2026-10-08T20:13:00Z">
        <w:r w:rsidR="00517E20">
          <w:rPr>
            <w:rFonts w:ascii="Times New Roman" w:hAnsi="Times New Roman" w:cs="Times New Roman"/>
            <w:sz w:val="16"/>
            <w:szCs w:val="16"/>
          </w:rPr>
          <w:t>2</w:t>
        </w:r>
      </w:ins>
      <w:del w:id="54" w:author="GABRIEL" w:date="2026-10-08T20:13:00Z">
        <w:r w:rsidR="00595417" w:rsidRPr="006D5DF8" w:rsidDel="00517E20">
          <w:rPr>
            <w:rFonts w:ascii="Times New Roman" w:hAnsi="Times New Roman" w:cs="Times New Roman"/>
            <w:sz w:val="16"/>
            <w:szCs w:val="16"/>
            <w:rPrChange w:id="55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3">
    <w:p w14:paraId="6A07B874" w14:textId="7F5C145B" w:rsidR="00595417" w:rsidRPr="006D5DF8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64" w:author="GABRIEL" w:date="2026-10-08T20:13:00Z">
        <w:r w:rsidR="00517E20">
          <w:rPr>
            <w:rFonts w:ascii="Times New Roman" w:hAnsi="Times New Roman" w:cs="Times New Roman"/>
            <w:sz w:val="16"/>
            <w:szCs w:val="16"/>
          </w:rPr>
          <w:t>felipe.oliveira007@cs.brazcubas.e</w:t>
        </w:r>
      </w:ins>
      <w:ins w:id="65" w:author="GABRIEL" w:date="2026-10-08T20:14:00Z">
        <w:r w:rsidR="00517E20">
          <w:rPr>
            <w:rFonts w:ascii="Times New Roman" w:hAnsi="Times New Roman" w:cs="Times New Roman"/>
            <w:sz w:val="16"/>
            <w:szCs w:val="16"/>
          </w:rPr>
          <w:t>du.br</w:t>
        </w:r>
      </w:ins>
      <w:del w:id="66" w:author="GABRIEL" w:date="2026-10-08T20:13:00Z">
        <w:r w:rsidRPr="006D5DF8" w:rsidDel="00517E20">
          <w:rPr>
            <w:rFonts w:ascii="Times New Roman" w:hAnsi="Times New Roman" w:cs="Times New Roman"/>
            <w:sz w:val="16"/>
            <w:szCs w:val="16"/>
            <w:rPrChange w:id="67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Pr="006D5DF8">
        <w:rPr>
          <w:rFonts w:ascii="Times New Roman" w:hAnsi="Times New Roman" w:cs="Times New Roman"/>
          <w:sz w:val="16"/>
          <w:szCs w:val="16"/>
          <w:rPrChange w:id="68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del w:id="69" w:author="GABRIEL" w:date="2026-10-08T20:14:00Z">
        <w:r w:rsidRPr="006D5DF8" w:rsidDel="00517E20">
          <w:rPr>
            <w:rFonts w:ascii="Times New Roman" w:hAnsi="Times New Roman" w:cs="Times New Roman"/>
            <w:sz w:val="16"/>
            <w:szCs w:val="16"/>
            <w:rPrChange w:id="7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</w:del>
      <w:ins w:id="71" w:author="GABRIEL" w:date="2026-10-08T20:14:00Z">
        <w:r w:rsidR="00517E20">
          <w:rPr>
            <w:rFonts w:ascii="Times New Roman" w:hAnsi="Times New Roman" w:cs="Times New Roman"/>
            <w:sz w:val="16"/>
            <w:szCs w:val="16"/>
          </w:rPr>
          <w:t>47772671</w:t>
        </w:r>
        <w:r w:rsidR="00517E20" w:rsidRPr="006D5DF8">
          <w:rPr>
            <w:rFonts w:ascii="Times New Roman" w:hAnsi="Times New Roman" w:cs="Times New Roman"/>
            <w:sz w:val="16"/>
            <w:szCs w:val="16"/>
            <w:rPrChange w:id="7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t xml:space="preserve"> </w:t>
        </w:r>
      </w:ins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73" w:author="GABRIEL" w:date="2026-10-08T20:13:00Z">
        <w:r w:rsidR="00517E20">
          <w:rPr>
            <w:rFonts w:ascii="Times New Roman" w:hAnsi="Times New Roman" w:cs="Times New Roman"/>
            <w:sz w:val="16"/>
            <w:szCs w:val="16"/>
          </w:rPr>
          <w:t>2</w:t>
        </w:r>
      </w:ins>
      <w:del w:id="74" w:author="GABRIEL" w:date="2026-10-08T20:13:00Z">
        <w:r w:rsidRPr="006D5DF8" w:rsidDel="00517E20">
          <w:rPr>
            <w:rFonts w:ascii="Times New Roman" w:hAnsi="Times New Roman" w:cs="Times New Roman"/>
            <w:sz w:val="16"/>
            <w:szCs w:val="16"/>
            <w:rPrChange w:id="75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4">
    <w:p w14:paraId="453C309A" w14:textId="2491422A" w:rsidR="00595417" w:rsidRPr="00595417" w:rsidRDefault="00595417">
      <w:pPr>
        <w:pStyle w:val="Textodenotaderodap"/>
        <w:rPr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83" w:author="GABRIEL" w:date="2026-10-08T20:14:00Z">
        <w:r w:rsidRPr="006D5DF8" w:rsidDel="00517E20">
          <w:rPr>
            <w:rFonts w:ascii="Times New Roman" w:hAnsi="Times New Roman" w:cs="Times New Roman"/>
            <w:sz w:val="16"/>
            <w:szCs w:val="16"/>
            <w:rPrChange w:id="8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ins w:id="85" w:author="GABRIEL" w:date="2026-10-08T20:14:00Z">
        <w:r w:rsidR="00517E20">
          <w:rPr>
            <w:rFonts w:ascii="Times New Roman" w:hAnsi="Times New Roman" w:cs="Times New Roman"/>
            <w:sz w:val="16"/>
            <w:szCs w:val="16"/>
          </w:rPr>
          <w:t>raphael.silva008@cs.brazcubas.edu.br</w:t>
        </w:r>
      </w:ins>
      <w:r w:rsidRPr="006D5DF8">
        <w:rPr>
          <w:rFonts w:ascii="Times New Roman" w:hAnsi="Times New Roman" w:cs="Times New Roman"/>
          <w:sz w:val="16"/>
          <w:szCs w:val="16"/>
          <w:rPrChange w:id="86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del w:id="87" w:author="GABRIEL" w:date="2026-10-08T20:14:00Z">
        <w:r w:rsidRPr="006D5DF8" w:rsidDel="00517E20">
          <w:rPr>
            <w:rFonts w:ascii="Times New Roman" w:hAnsi="Times New Roman" w:cs="Times New Roman"/>
            <w:sz w:val="16"/>
            <w:szCs w:val="16"/>
            <w:rPrChange w:id="8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</w:del>
      <w:ins w:id="89" w:author="GABRIEL" w:date="2026-10-08T20:14:00Z">
        <w:r w:rsidR="00517E20">
          <w:rPr>
            <w:rFonts w:ascii="Times New Roman" w:hAnsi="Times New Roman" w:cs="Times New Roman"/>
            <w:sz w:val="16"/>
            <w:szCs w:val="16"/>
          </w:rPr>
          <w:t>47365218</w:t>
        </w:r>
        <w:r w:rsidR="00517E20" w:rsidRPr="006D5DF8">
          <w:rPr>
            <w:rFonts w:ascii="Times New Roman" w:hAnsi="Times New Roman" w:cs="Times New Roman"/>
            <w:sz w:val="16"/>
            <w:szCs w:val="16"/>
            <w:rPrChange w:id="9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t xml:space="preserve"> </w:t>
        </w:r>
      </w:ins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91" w:author="GABRIEL" w:date="2026-10-08T20:13:00Z">
        <w:r w:rsidR="00517E20">
          <w:rPr>
            <w:rFonts w:ascii="Times New Roman" w:hAnsi="Times New Roman" w:cs="Times New Roman"/>
            <w:sz w:val="16"/>
            <w:szCs w:val="16"/>
          </w:rPr>
          <w:t>2</w:t>
        </w:r>
      </w:ins>
      <w:del w:id="92" w:author="GABRIEL" w:date="2026-10-08T20:13:00Z">
        <w:r w:rsidRPr="006D5DF8" w:rsidDel="00517E20">
          <w:rPr>
            <w:rFonts w:ascii="Times New Roman" w:hAnsi="Times New Roman" w:cs="Times New Roman"/>
            <w:sz w:val="16"/>
            <w:szCs w:val="16"/>
            <w:rPrChange w:id="9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  <w15:person w15:author="GABRIEL">
    <w15:presenceInfo w15:providerId="AD" w15:userId="S::gaquino@cs.brazcubas.edu.br::3b926d55-6ffd-444d-aa51-1024884b6d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17E20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1E21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43589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842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GABRIEL</cp:lastModifiedBy>
  <cp:revision>21</cp:revision>
  <cp:lastPrinted>2026-10-08T23:12:00Z</cp:lastPrinted>
  <dcterms:created xsi:type="dcterms:W3CDTF">2022-03-18T16:02:00Z</dcterms:created>
  <dcterms:modified xsi:type="dcterms:W3CDTF">2026-10-08T23:15:00Z</dcterms:modified>
</cp:coreProperties>
</file>